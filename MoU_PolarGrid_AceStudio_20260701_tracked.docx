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31FB" w14:textId="77777777" w:rsidR="00A90C4A" w:rsidRDefault="00A90C4A" w:rsidP="00A90C4A">
      <w:pPr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Memorandum of Understanding</w:t>
      </w:r>
    </w:p>
    <w:p w14:paraId="08B633EB" w14:textId="77777777" w:rsidR="00A90C4A" w:rsidRPr="00C05358" w:rsidRDefault="00A90C4A" w:rsidP="00A90C4A">
      <w:pPr>
        <w:jc w:val="center"/>
        <w:rPr>
          <w:rFonts w:ascii="Cambria" w:eastAsia="Cambria" w:hAnsi="Cambria" w:cs="Cambria"/>
          <w:sz w:val="20"/>
          <w:szCs w:val="20"/>
        </w:rPr>
      </w:pPr>
      <w:r w:rsidRPr="00C05358">
        <w:rPr>
          <w:rFonts w:ascii="Cambria" w:eastAsia="Cambria" w:hAnsi="Cambria" w:cs="Cambria"/>
          <w:sz w:val="20"/>
          <w:szCs w:val="20"/>
        </w:rPr>
        <w:t>Between</w:t>
      </w:r>
    </w:p>
    <w:p w14:paraId="50F267A8" w14:textId="518B6BD5" w:rsidR="00A90C4A" w:rsidRDefault="00A90C4A" w:rsidP="00A90C4A">
      <w:pPr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PolarGrid Corporation and </w:t>
      </w:r>
      <w:del w:id="0" w:author="Spec Alignment (Ace Studio)" w:date="2026-07-01T12:00:00Z">
        <w:r>
          <w:rPr>
            <w:rFonts w:ascii="Cambria" w:eastAsia="Cambria" w:hAnsi="Cambria" w:cs="Cambria"/>
            <w:sz w:val="20"/>
            <w:szCs w:val="20"/>
          </w:rPr>
          <w:delText>[Company]</w:delText>
        </w:r>
      </w:del>
      <w:ins w:id="1" w:author="Spec Alignment (Ace Studio)" w:date="2026-07-01T12:00:00Z">
        <w:r>
          <w:rPr>
            <w:rFonts w:ascii="Cambria" w:eastAsia="Cambria" w:hAnsi="Cambria" w:cs="Cambria"/>
            <w:sz w:val="20"/>
            <w:szCs w:val="20"/>
          </w:rPr>
          <w:t>Ace Studio</w:t>
        </w:r>
      </w:ins>
    </w:p>
    <w:p w14:paraId="7E7F7517" w14:textId="77777777" w:rsidR="00A90C4A" w:rsidRDefault="00A90C4A" w:rsidP="00A90C4A">
      <w:pPr>
        <w:rPr>
          <w:rFonts w:ascii="Cambria" w:eastAsia="Cambria" w:hAnsi="Cambria" w:cs="Cambria"/>
          <w:sz w:val="20"/>
          <w:szCs w:val="20"/>
        </w:rPr>
      </w:pPr>
    </w:p>
    <w:p w14:paraId="7ABBE41F" w14:textId="02313B75" w:rsidR="00A90C4A" w:rsidRDefault="00A90C4A" w:rsidP="00A90C4A">
      <w:pPr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 xml:space="preserve">Date: </w:t>
      </w:r>
      <w:r w:rsidR="00351613">
        <w:rPr>
          <w:rFonts w:ascii="Cambria" w:eastAsia="Cambria" w:hAnsi="Cambria" w:cs="Cambria"/>
          <w:sz w:val="20"/>
          <w:szCs w:val="20"/>
        </w:rPr>
        <w:t>June 25</w:t>
      </w:r>
      <w:r>
        <w:rPr>
          <w:rFonts w:ascii="Cambria" w:eastAsia="Cambria" w:hAnsi="Cambria" w:cs="Cambria"/>
          <w:sz w:val="20"/>
          <w:szCs w:val="20"/>
        </w:rPr>
        <w:t xml:space="preserve"> 2026</w:t>
      </w:r>
    </w:p>
    <w:p w14:paraId="152B6157" w14:textId="77777777" w:rsidR="00A90C4A" w:rsidRDefault="00A90C4A" w:rsidP="00A90C4A">
      <w:pPr>
        <w:rPr>
          <w:rFonts w:ascii="Cambria" w:eastAsia="Cambria" w:hAnsi="Cambria" w:cs="Cambria"/>
          <w:sz w:val="20"/>
          <w:szCs w:val="20"/>
        </w:rPr>
      </w:pPr>
    </w:p>
    <w:p w14:paraId="3C42059F" w14:textId="77777777" w:rsidR="00A90C4A" w:rsidRDefault="00A90C4A" w:rsidP="00A90C4A">
      <w:pPr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Parties and Key Contacts</w:t>
      </w:r>
    </w:p>
    <w:p w14:paraId="4BDE7562" w14:textId="77777777" w:rsidR="00A90C4A" w:rsidRDefault="00A90C4A" w:rsidP="00A90C4A">
      <w:pPr>
        <w:rPr>
          <w:rFonts w:ascii="Cambria" w:eastAsia="Cambria" w:hAnsi="Cambria" w:cs="Cambria"/>
          <w:sz w:val="20"/>
          <w:szCs w:val="20"/>
        </w:rPr>
      </w:pPr>
      <w:proofErr w:type="spellStart"/>
      <w:r>
        <w:rPr>
          <w:rFonts w:ascii="Cambria" w:eastAsia="Cambria" w:hAnsi="Cambria" w:cs="Cambria"/>
          <w:sz w:val="20"/>
          <w:szCs w:val="20"/>
        </w:rPr>
        <w:t>PolarGrid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 Corporation (“</w:t>
      </w:r>
      <w:proofErr w:type="spellStart"/>
      <w:r>
        <w:rPr>
          <w:rFonts w:ascii="Cambria" w:eastAsia="Cambria" w:hAnsi="Cambria" w:cs="Cambria"/>
          <w:sz w:val="20"/>
          <w:szCs w:val="20"/>
        </w:rPr>
        <w:t>PolarGrid</w:t>
      </w:r>
      <w:proofErr w:type="spellEnd"/>
      <w:r>
        <w:rPr>
          <w:rFonts w:ascii="Cambria" w:eastAsia="Cambria" w:hAnsi="Cambria" w:cs="Cambria"/>
          <w:sz w:val="20"/>
          <w:szCs w:val="20"/>
        </w:rPr>
        <w:t xml:space="preserve">”), </w:t>
      </w:r>
      <w:r w:rsidRPr="00D9670E">
        <w:rPr>
          <w:rFonts w:ascii="Cambria" w:eastAsia="Cambria" w:hAnsi="Cambria" w:cs="Cambria"/>
          <w:sz w:val="20"/>
          <w:szCs w:val="20"/>
        </w:rPr>
        <w:t>henry@polargrid.ai</w:t>
      </w:r>
    </w:p>
    <w:p w14:paraId="304A1B87" w14:textId="716346A2" w:rsidR="00A90C4A" w:rsidRPr="00DD5289" w:rsidRDefault="00351613" w:rsidP="00A90C4A">
      <w:pPr>
        <w:rPr>
          <w:rFonts w:ascii="Cambria" w:eastAsia="Cambria" w:hAnsi="Cambria" w:cs="Cambria"/>
          <w:sz w:val="20"/>
          <w:szCs w:val="20"/>
        </w:rPr>
      </w:pPr>
      <w:del w:id="2" w:author="Spec Alignment (Ace Studio)" w:date="2026-07-01T12:00:00Z">
        <w:r>
          <w:rPr>
            <w:rFonts w:ascii="Cambria" w:eastAsia="Cambria" w:hAnsi="Cambria" w:cs="Cambria"/>
            <w:sz w:val="20"/>
            <w:szCs w:val="20"/>
          </w:rPr>
          <w:delText>[Company]</w:delText>
        </w:r>
      </w:del>
      <w:r>
        <w:rPr>
          <w:rFonts w:ascii="Cambria" w:eastAsia="Cambria" w:hAnsi="Cambria" w:cs="Cambria"/>
          <w:sz w:val="20"/>
          <w:szCs w:val="20"/>
        </w:rPr>
        <w:t>Ace Studio</w:t>
      </w:r>
      <w:r>
        <w:rPr>
          <w:rFonts w:ascii="Cambria" w:eastAsia="Cambria" w:hAnsi="Cambria" w:cs="Cambria"/>
          <w:sz w:val="20"/>
          <w:szCs w:val="20"/>
        </w:rPr>
        <w:t xml:space="preserve">  (“</w:t>
      </w:r>
      <w:del w:id="3" w:author="Spec Alignment (Ace Studio)" w:date="2026-07-01T12:00:00Z">
        <w:r>
          <w:rPr>
            <w:rFonts w:ascii="Cambria" w:eastAsia="Cambria" w:hAnsi="Cambria" w:cs="Cambria"/>
            <w:sz w:val="20"/>
            <w:szCs w:val="20"/>
          </w:rPr>
          <w:delText>[Company]</w:delText>
        </w:r>
      </w:del>
      <w:r>
        <w:rPr>
          <w:rFonts w:ascii="Cambria" w:eastAsia="Cambria" w:hAnsi="Cambria" w:cs="Cambria"/>
          <w:sz w:val="20"/>
          <w:szCs w:val="20"/>
        </w:rPr>
        <w:t>Ace Studio</w:t>
      </w:r>
      <w:r>
        <w:rPr>
          <w:rFonts w:ascii="Cambria" w:eastAsia="Cambria" w:hAnsi="Cambria" w:cs="Cambria"/>
          <w:sz w:val="20"/>
          <w:szCs w:val="20"/>
        </w:rPr>
        <w:t>”), [INSERT EMAIL]</w:t>
      </w:r>
    </w:p>
    <w:p w14:paraId="260EC53D" w14:textId="77777777" w:rsidR="00A90C4A" w:rsidRPr="00C05358" w:rsidRDefault="00A90C4A" w:rsidP="00A90C4A">
      <w:pPr>
        <w:jc w:val="center"/>
        <w:rPr>
          <w:rFonts w:ascii="Cambria" w:eastAsia="Cambria" w:hAnsi="Cambria" w:cs="Cambria"/>
          <w:sz w:val="20"/>
          <w:szCs w:val="20"/>
        </w:rPr>
      </w:pPr>
    </w:p>
    <w:p w14:paraId="1FB17BAC" w14:textId="77777777" w:rsidR="00A90C4A" w:rsidRDefault="00A90C4A" w:rsidP="00A90C4A">
      <w:pPr>
        <w:rPr>
          <w:rFonts w:asciiTheme="minorHAnsi" w:eastAsia="Cambria" w:hAnsiTheme="minorHAnsi" w:cs="Cambria"/>
          <w:b/>
          <w:bCs/>
          <w:sz w:val="20"/>
          <w:szCs w:val="20"/>
        </w:rPr>
      </w:pPr>
      <w:r>
        <w:rPr>
          <w:rFonts w:asciiTheme="minorHAnsi" w:eastAsia="Cambria" w:hAnsiTheme="minorHAnsi" w:cs="Cambria"/>
          <w:b/>
          <w:bCs/>
          <w:sz w:val="20"/>
          <w:szCs w:val="20"/>
        </w:rPr>
        <w:t>Background</w:t>
      </w:r>
    </w:p>
    <w:p w14:paraId="76E22609" w14:textId="21223575" w:rsidR="00A90C4A" w:rsidRDefault="00A90C4A" w:rsidP="00A90C4A">
      <w:pPr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PolarGrid provides edge computing infrastructure for running AI models with low latency. </w:t>
      </w:r>
      <w:del w:id="4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[Company]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operates a model serving platform. </w:t>
      </w:r>
      <w:del w:id="5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[Company]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wishes to use PolarGrid's infrastructure, and PolarGrid wishes to provide it. This MoU captures the key terms discussed between the parties and provides the basis for a binding contract.  </w:t>
      </w:r>
    </w:p>
    <w:p w14:paraId="524B0B60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</w:p>
    <w:p w14:paraId="240040F6" w14:textId="77777777" w:rsidR="00A90C4A" w:rsidRDefault="00A90C4A" w:rsidP="00A90C4A">
      <w:pPr>
        <w:rPr>
          <w:rFonts w:asciiTheme="minorHAnsi" w:eastAsia="Cambria" w:hAnsiTheme="minorHAnsi" w:cs="Cambria"/>
          <w:b/>
          <w:bCs/>
          <w:sz w:val="20"/>
          <w:szCs w:val="20"/>
        </w:rPr>
      </w:pPr>
      <w:r>
        <w:rPr>
          <w:rFonts w:asciiTheme="minorHAnsi" w:eastAsia="Cambria" w:hAnsiTheme="minorHAnsi" w:cs="Cambria"/>
          <w:b/>
          <w:bCs/>
          <w:sz w:val="20"/>
          <w:szCs w:val="20"/>
        </w:rPr>
        <w:t xml:space="preserve">What </w:t>
      </w:r>
      <w:proofErr w:type="spellStart"/>
      <w:r>
        <w:rPr>
          <w:rFonts w:asciiTheme="minorHAnsi" w:eastAsia="Cambria" w:hAnsiTheme="minorHAnsi" w:cs="Cambria"/>
          <w:b/>
          <w:bCs/>
          <w:sz w:val="20"/>
          <w:szCs w:val="20"/>
        </w:rPr>
        <w:t>PolarGrid</w:t>
      </w:r>
      <w:proofErr w:type="spellEnd"/>
      <w:r>
        <w:rPr>
          <w:rFonts w:asciiTheme="minorHAnsi" w:eastAsia="Cambria" w:hAnsiTheme="minorHAnsi" w:cs="Cambria"/>
          <w:b/>
          <w:bCs/>
          <w:sz w:val="20"/>
          <w:szCs w:val="20"/>
        </w:rPr>
        <w:t xml:space="preserve"> Will Provide</w:t>
      </w:r>
    </w:p>
    <w:p w14:paraId="38C8E41A" w14:textId="35814D7C" w:rsidR="00A90C4A" w:rsidRPr="00DD5289" w:rsidRDefault="00A90C4A" w:rsidP="00A90C4A">
      <w:pPr>
        <w:rPr>
          <w:rFonts w:asciiTheme="minorHAnsi" w:eastAsia="Cambria" w:hAnsiTheme="minorHAnsi" w:cs="Cambria"/>
          <w:b/>
          <w:bCs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PolarGrid intends to provide </w:t>
      </w:r>
      <w:del w:id="6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[Company]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with:</w:t>
      </w:r>
    </w:p>
    <w:p w14:paraId="0DE37EE8" w14:textId="451DC3F6" w:rsidR="00A90C4A" w:rsidRPr="00DD5289" w:rsidRDefault="00A90C4A" w:rsidP="00A90C4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A limited, non-exclusive, non-transferable license to access and use </w:t>
      </w:r>
      <w:proofErr w:type="spellStart"/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PolarGrid's</w:t>
      </w:r>
      <w:proofErr w:type="spellEnd"/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computing platform </w:t>
      </w:r>
      <w:r w:rsidR="00DD4CD8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(the Product) </w:t>
      </w: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for the duration of the term.</w:t>
      </w:r>
    </w:p>
    <w:p w14:paraId="00F104DF" w14:textId="77777777" w:rsidR="003D75A6" w:rsidRDefault="00C82197" w:rsidP="00A90C4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>Dedicated access</w:t>
      </w:r>
      <w:r w:rsidR="00316E49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to </w:t>
      </w:r>
    </w:p>
    <w:p w14:paraId="4A0BF2E7" w14:textId="77777777" w:rsidR="003D75A6" w:rsidRDefault="003D75A6" w:rsidP="003D75A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del w:id="7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one thousand one hundred fifty two (1152) NVIDIA B300 GPUs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two hundred fifty six (256) NVIDIA B300 GPUs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with </w:t>
      </w:r>
    </w:p>
    <w:p w14:paraId="79B25436" w14:textId="77777777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del w:id="8" w:author="Spec Alignment (Ace Studio)" w:date="2026-07-01T12:00:00Z">
        <w:r>
          <w:rPr>
            <w:rFonts w:asciiTheme="minorHAnsi" w:hAnsiTheme="minorHAnsi"/>
            <w:color w:val="222222"/>
            <w:sz w:val="20"/>
            <w:szCs w:val="20"/>
            <w:shd w:val="clear" w:color="auto" w:fill="FFFFFF"/>
          </w:rPr>
          <w:delText>NVIDIA B300 SXM ×8 per node (1,152 GPUs total)</w:delText>
        </w:r>
      </w:del>
      <w:r>
        <w:rPr>
          <w:rFonts w:asciiTheme="minorHAnsi" w:hAnsiTheme="minorHAnsi"/>
          <w:color w:val="222222"/>
          <w:sz w:val="20"/>
          <w:szCs w:val="20"/>
          <w:shd w:val="clear" w:color="auto" w:fill="FFFFFF"/>
        </w:rPr>
        <w:t>NVIDIA B300 SXM ×8 per node (256 GPUs total, 32× AS-8126GS-NB3RT nodes); CPU: 2× AMD 9755 zen5 (128c/256t)</w:t>
      </w:r>
    </w:p>
    <w:p w14:paraId="239F39E0" w14:textId="77777777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del w:id="9" w:author="Spec Alignment (Ace Studio)" w:date="2026-07-01T12:00:00Z">
        <w:r>
          <w:rPr>
            <w:rFonts w:asciiTheme="minorHAnsi" w:hAnsiTheme="minorHAnsi"/>
            <w:color w:val="222222"/>
            <w:sz w:val="20"/>
            <w:szCs w:val="20"/>
            <w:shd w:val="clear" w:color="auto" w:fill="FFFFFF"/>
          </w:rPr>
          <w:delText>Memory: DDR5 6400, 128G ×32 (min 3TB per node)</w:delText>
        </w:r>
      </w:del>
      <w:r>
        <w:rPr>
          <w:rFonts w:asciiTheme="minorHAnsi" w:hAnsiTheme="minorHAnsi"/>
          <w:color w:val="222222"/>
          <w:sz w:val="20"/>
          <w:szCs w:val="20"/>
          <w:shd w:val="clear" w:color="auto" w:fill="FFFFFF"/>
        </w:rPr>
        <w:t>Memory: DDR5 6400, 128G ×24 (3TB per node)</w:t>
      </w:r>
    </w:p>
    <w:p w14:paraId="0EEBE60F" w14:textId="3CC318E7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del w:id="10" w:author="Spec Alignment (Ace Studio)" w:date="2026-07-01T12:00:00Z">
        <w:r>
          <w:rPr>
            <w:rFonts w:ascii="Segoe UI Symbol" w:hAnsi="Segoe UI Symbol" w:cs="Segoe UI Symbol"/>
            <w:color w:val="222222"/>
            <w:sz w:val="20"/>
            <w:szCs w:val="20"/>
            <w:shd w:val="clear" w:color="auto" w:fill="FFFFFF"/>
          </w:rPr>
          <w:delText>Storage: NVMe 3.84TB ×4 or 7.68TB ×8 per node</w:delText>
        </w:r>
      </w:del>
      <w:r>
        <w:rPr>
          <w:rFonts w:ascii="Segoe UI Symbol" w:hAnsi="Segoe UI Symbol" w:cs="Segoe UI Symbol"/>
          <w:color w:val="222222"/>
          <w:sz w:val="20"/>
          <w:szCs w:val="20"/>
          <w:shd w:val="clear" w:color="auto" w:fill="FFFFFF"/>
        </w:rPr>
        <w:t>Storage: System: 2× NVMe 1.92TB M.2; Caching: 2– 4× NVMe 3.84TB E1S per node</w:t>
      </w:r>
    </w:p>
    <w:p w14:paraId="17AA9C68" w14:textId="1A98E836" w:rsidR="003D75A6" w:rsidRPr="003D75A6" w:rsidRDefault="003D75A6" w:rsidP="003D75A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del w:id="11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ten (10) petabytes of data storage (~6.5TB/s aggregate read)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approximately 1.5 petabytes usable all-flash storage (16× all-flash nodes, 1.464P usable) plus up to 6.3 petabytes usable HDD storage (16× HDD nodes, ~6.336P usable)</w:t>
      </w:r>
    </w:p>
    <w:p w14:paraId="66F31D6E" w14:textId="77777777" w:rsidR="003D75A6" w:rsidRDefault="003D75A6" w:rsidP="003D75A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del w:id="12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four (4) CPU nodes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twelve (12) CPU nodes (optional)</w:t>
      </w:r>
    </w:p>
    <w:p w14:paraId="4E614AAA" w14:textId="77777777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del w:id="13" w:author="Spec Alignment (Ace Studio)" w:date="2026-07-01T12:00:00Z">
        <w:r>
          <w:rPr>
            <w:rFonts w:ascii="Segoe UI Symbol" w:hAnsi="Segoe UI Symbol" w:cs="Segoe UI Symbol"/>
            <w:color w:val="222222"/>
            <w:shd w:val="clear" w:color="auto" w:fill="FFFFFF"/>
          </w:rPr>
          <w:delText>Intel 6530 ×2, DDR5 512GB, NVMe 7.68TB ×1</w:delText>
        </w:r>
      </w:del>
      <w:r>
        <w:rPr>
          <w:rFonts w:ascii="Segoe UI Symbol" w:hAnsi="Segoe UI Symbol" w:cs="Segoe UI Symbol"/>
          <w:color w:val="222222"/>
          <w:shd w:val="clear" w:color="auto" w:fill="FFFFFF"/>
        </w:rPr>
        <w:t>AMD 9965 zen5c ×2 (192c/384t), DDR5 1.5TB (24× 64GB DDR5-6400), Storage: 2× 1.92TB M.2 NVMe (system) + 2–4× 3.84TB U.2 NVMe (caching)</w:t>
      </w:r>
    </w:p>
    <w:p w14:paraId="39898032" w14:textId="7F2E1925" w:rsidR="00316E49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3D75A6">
        <w:rPr>
          <w:rFonts w:ascii="Segoe UI Symbol" w:hAnsi="Segoe UI Symbol" w:cs="Segoe UI Symbol"/>
          <w:color w:val="222222"/>
          <w:sz w:val="20"/>
          <w:szCs w:val="20"/>
          <w:shd w:val="clear" w:color="auto" w:fill="FFFFFF"/>
        </w:rPr>
        <w:t>⁠⁠</w:t>
      </w:r>
      <w:r w:rsidRPr="003D75A6">
        <w:rPr>
          <w:rFonts w:asciiTheme="minorHAnsi" w:hAnsiTheme="minorHAnsi"/>
          <w:color w:val="222222"/>
          <w:sz w:val="20"/>
          <w:szCs w:val="20"/>
          <w:shd w:val="clear" w:color="auto" w:fill="FFFFFF"/>
        </w:rPr>
        <w:t>Public IPs required, ports exposed for external services</w:t>
      </w:r>
    </w:p>
    <w:p w14:paraId="3B95326A" w14:textId="42F28A5B" w:rsidR="003D75A6" w:rsidRPr="003D75A6" w:rsidRDefault="003D75A6" w:rsidP="003D75A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="Segoe UI Symbol" w:hAnsi="Segoe UI Symbol" w:cs="Segoe UI Symbol"/>
          <w:color w:val="222222"/>
          <w:sz w:val="20"/>
          <w:szCs w:val="20"/>
          <w:shd w:val="clear" w:color="auto" w:fill="FFFFFF"/>
        </w:rPr>
        <w:t>networking</w:t>
      </w:r>
    </w:p>
    <w:p w14:paraId="7B79346E" w14:textId="77777777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3D75A6">
        <w:rPr>
          <w:rFonts w:asciiTheme="minorHAnsi" w:hAnsiTheme="minorHAnsi"/>
          <w:color w:val="222222"/>
          <w:sz w:val="20"/>
          <w:szCs w:val="20"/>
          <w:shd w:val="clear" w:color="auto" w:fill="FFFFFF"/>
        </w:rPr>
        <w:t>Compute: InfiniBand 800G ×8 per GPU node, 1:1 oversubscription, all-to-all</w:t>
      </w:r>
    </w:p>
    <w:p w14:paraId="1F5B9D54" w14:textId="77777777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del w:id="14" w:author="Spec Alignment (Ace Studio)" w:date="2026-07-01T12:00:00Z">
        <w:r>
          <w:rPr>
            <w:rFonts w:ascii="Segoe UI Symbol" w:hAnsi="Segoe UI Symbol" w:cs="Segoe UI Symbol"/>
            <w:color w:val="222222"/>
            <w:sz w:val="20"/>
            <w:szCs w:val="20"/>
            <w:shd w:val="clear" w:color="auto" w:fill="FFFFFF"/>
          </w:rPr>
          <w:delText>Storage: 400G IB per node, 1:1</w:delText>
        </w:r>
      </w:del>
      <w:r>
        <w:rPr>
          <w:rFonts w:ascii="Segoe UI Symbol" w:hAnsi="Segoe UI Symbol" w:cs="Segoe UI Symbol"/>
          <w:color w:val="222222"/>
          <w:sz w:val="20"/>
          <w:szCs w:val="20"/>
          <w:shd w:val="clear" w:color="auto" w:fill="FFFFFF"/>
        </w:rPr>
        <w:t>Storage: 400G Ethernet/RoCE (NVIDIA ConnectX-7) per node, 1:1</w:t>
      </w:r>
    </w:p>
    <w:p w14:paraId="1FE2F2BE" w14:textId="15314CCA" w:rsidR="003D75A6" w:rsidRPr="003D75A6" w:rsidRDefault="003D75A6" w:rsidP="003D75A6">
      <w:pPr>
        <w:numPr>
          <w:ilvl w:val="2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3D75A6">
        <w:rPr>
          <w:rFonts w:ascii="Segoe UI Symbol" w:hAnsi="Segoe UI Symbol" w:cs="Segoe UI Symbol"/>
          <w:color w:val="222222"/>
          <w:sz w:val="20"/>
          <w:szCs w:val="20"/>
          <w:shd w:val="clear" w:color="auto" w:fill="FFFFFF"/>
        </w:rPr>
        <w:t>⁠</w:t>
      </w:r>
      <w:r w:rsidRPr="003D75A6">
        <w:rPr>
          <w:rFonts w:asciiTheme="minorHAnsi" w:hAnsiTheme="minorHAnsi"/>
          <w:color w:val="222222"/>
          <w:sz w:val="20"/>
          <w:szCs w:val="20"/>
          <w:shd w:val="clear" w:color="auto" w:fill="FFFFFF"/>
        </w:rPr>
        <w:t>Public egress: 2Gbps dedicated, dual-carrier, with failover</w:t>
      </w:r>
    </w:p>
    <w:p w14:paraId="621FF7CC" w14:textId="08E7FCB0" w:rsidR="00A90C4A" w:rsidRPr="00DD5289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hAnsiTheme="minorHAnsi"/>
          <w:b/>
          <w:bCs/>
          <w:sz w:val="20"/>
        </w:rPr>
        <w:t xml:space="preserve">What </w:t>
      </w:r>
      <w:del w:id="15" w:author="Spec Alignment (Ace Studio)" w:date="2026-07-01T12:00:00Z">
        <w:r>
          <w:rPr>
            <w:rFonts w:asciiTheme="minorHAnsi" w:hAnsiTheme="minorHAnsi"/>
            <w:b/>
            <w:bCs/>
            <w:sz w:val="20"/>
          </w:rPr>
          <w:delText>[Company]</w:delText>
        </w:r>
      </w:del>
      <w:r>
        <w:rPr>
          <w:rFonts w:asciiTheme="minorHAnsi" w:hAnsiTheme="minorHAnsi"/>
          <w:b/>
          <w:bCs/>
          <w:sz w:val="20"/>
        </w:rPr>
        <w:t>Ace Studio</w:t>
      </w:r>
      <w:r>
        <w:rPr>
          <w:rFonts w:asciiTheme="minorHAnsi" w:hAnsiTheme="minorHAnsi"/>
          <w:b/>
          <w:bCs/>
          <w:sz w:val="20"/>
        </w:rPr>
        <w:t xml:space="preserve"> Agrees To</w:t>
      </w:r>
    </w:p>
    <w:p w14:paraId="7F723EEC" w14:textId="1C492B16" w:rsidR="00A90C4A" w:rsidRPr="00DD5289" w:rsidRDefault="00351613" w:rsidP="00A90C4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del w:id="16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[Company]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will use the Product solely for its own business purposes. No rights to copy, modify, distribute, or create derivative works of the Product are granted to </w:t>
      </w:r>
      <w:del w:id="17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[Company]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.</w:t>
      </w:r>
    </w:p>
    <w:p w14:paraId="5CE4E090" w14:textId="237ADF68" w:rsidR="00A90C4A" w:rsidRPr="00DD5289" w:rsidRDefault="00A90C4A" w:rsidP="00A90C4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No rights in the Product or anything developed by PolarGrid will be transferred or assigned to </w:t>
      </w:r>
      <w:del w:id="18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[Company]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. All intellectual property developed, created, or improved by PolarGrid remains the exclusive property of PolarGrid.</w:t>
      </w:r>
    </w:p>
    <w:p w14:paraId="5387E5AE" w14:textId="02F0136B" w:rsidR="00A90C4A" w:rsidRDefault="00A90C4A" w:rsidP="00A90C4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Any feedback, suggestions, or ideas that </w:t>
      </w:r>
      <w:del w:id="19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[Company]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provides to PolarGrid regarding the Product may be used by PolarGrid without restriction, including for product improvement, development, and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lastRenderedPageBreak/>
        <w:t xml:space="preserve">commercialization. Feedback provided by </w:t>
      </w:r>
      <w:del w:id="20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[Company]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will not be treated as </w:t>
      </w:r>
      <w:del w:id="21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[Company]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's confidential information.</w:t>
      </w:r>
    </w:p>
    <w:p w14:paraId="18E0AABB" w14:textId="77777777" w:rsidR="003D75A6" w:rsidRPr="00DD5289" w:rsidRDefault="003D75A6" w:rsidP="003D75A6">
      <w:p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</w:p>
    <w:p w14:paraId="1F83173C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hAnsiTheme="minorHAnsi"/>
          <w:b/>
          <w:bCs/>
          <w:sz w:val="20"/>
        </w:rPr>
        <w:t>Commercial Terms</w:t>
      </w:r>
    </w:p>
    <w:p w14:paraId="7B98CB40" w14:textId="21B5C7A4" w:rsidR="00316E49" w:rsidRDefault="00351613" w:rsidP="00A90C4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del w:id="22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[Company]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will pay </w:t>
      </w:r>
      <w:proofErr w:type="spellStart"/>
      <w:r>
        <w:rPr>
          <w:rFonts w:asciiTheme="minorHAnsi" w:eastAsia="Times New Roman" w:hAnsiTheme="minorHAnsi" w:cs="Noto Sans"/>
          <w:color w:val="2A2A2A"/>
          <w:sz w:val="20"/>
          <w:szCs w:val="20"/>
        </w:rPr>
        <w:t>PolarGrid</w:t>
      </w:r>
      <w:proofErr w:type="spellEnd"/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up to $4.</w:t>
      </w:r>
      <w:r w:rsidR="00056B66">
        <w:rPr>
          <w:rFonts w:asciiTheme="minorHAnsi" w:eastAsia="Times New Roman" w:hAnsiTheme="minorHAnsi" w:cs="Noto Sans"/>
          <w:color w:val="2A2A2A"/>
          <w:sz w:val="20"/>
          <w:szCs w:val="20"/>
        </w:rPr>
        <w:t>4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0 per hour for GPU capacity, </w:t>
      </w:r>
      <w:r w:rsidR="00056B6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up to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$</w:t>
      </w:r>
      <w:r w:rsidR="00056B66">
        <w:rPr>
          <w:rFonts w:asciiTheme="minorHAnsi" w:eastAsia="Times New Roman" w:hAnsiTheme="minorHAnsi" w:cs="Noto Sans"/>
          <w:color w:val="2A2A2A"/>
          <w:sz w:val="20"/>
          <w:szCs w:val="20"/>
        </w:rPr>
        <w:t>100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per TB per month for data storage, and $650 per CPU node per month.</w:t>
      </w:r>
    </w:p>
    <w:p w14:paraId="31073C4A" w14:textId="249789AD" w:rsidR="00802288" w:rsidRDefault="00351613" w:rsidP="00A90C4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del w:id="23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[Company]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will make a pre-payment of up to </w:t>
      </w:r>
      <w:r w:rsidR="00056B66">
        <w:rPr>
          <w:rFonts w:asciiTheme="minorHAnsi" w:eastAsia="Times New Roman" w:hAnsiTheme="minorHAnsi" w:cs="Noto Sans"/>
          <w:color w:val="2A2A2A"/>
          <w:sz w:val="20"/>
          <w:szCs w:val="20"/>
        </w:rPr>
        <w:t>10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% of the contract value.</w:t>
      </w:r>
    </w:p>
    <w:p w14:paraId="576801B5" w14:textId="4EA64E32" w:rsidR="00A90C4A" w:rsidRPr="00FD0FEF" w:rsidRDefault="00A90C4A" w:rsidP="00A90C4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PolarGrid will invoice </w:t>
      </w:r>
      <w:del w:id="24" w:author="Spec Alignment (Ace Studio)" w:date="2026-07-01T12:00:00Z">
        <w:r>
          <w:rPr>
            <w:rFonts w:asciiTheme="minorHAnsi" w:eastAsia="Times New Roman" w:hAnsiTheme="minorHAnsi" w:cs="Noto Sans"/>
            <w:color w:val="2A2A2A"/>
            <w:sz w:val="20"/>
            <w:szCs w:val="20"/>
          </w:rPr>
          <w:delText>[Company]</w:delText>
        </w:r>
      </w:del>
      <w:r>
        <w:rPr>
          <w:rFonts w:asciiTheme="minorHAnsi" w:eastAsia="Times New Roman" w:hAnsiTheme="minorHAnsi" w:cs="Noto Sans"/>
          <w:color w:val="2A2A2A"/>
          <w:sz w:val="20"/>
          <w:szCs w:val="20"/>
        </w:rPr>
        <w:t>Ace Studio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on the first day of each month. Payment is due within 15 days of invoice.</w:t>
      </w:r>
    </w:p>
    <w:p w14:paraId="4C16637B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hAnsiTheme="minorHAnsi"/>
          <w:b/>
          <w:bCs/>
          <w:sz w:val="20"/>
        </w:rPr>
        <w:t>Term</w:t>
      </w:r>
    </w:p>
    <w:p w14:paraId="169AD004" w14:textId="2AF0CEB5" w:rsidR="009B5343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The engagement will commence </w:t>
      </w:r>
      <w:r w:rsidR="00EE47E5">
        <w:rPr>
          <w:rFonts w:asciiTheme="minorHAnsi" w:eastAsia="Times New Roman" w:hAnsiTheme="minorHAnsi" w:cs="Noto Sans"/>
          <w:color w:val="2A2A2A"/>
          <w:sz w:val="20"/>
          <w:szCs w:val="20"/>
        </w:rPr>
        <w:t>upon provisioning of the GPU cluster</w:t>
      </w:r>
      <w:r w:rsidR="003D75A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with a target date of October 2026</w:t>
      </w: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 for a period of </w:t>
      </w:r>
      <w:r w:rsidR="00351613">
        <w:rPr>
          <w:rFonts w:asciiTheme="minorHAnsi" w:eastAsia="Times New Roman" w:hAnsiTheme="minorHAnsi" w:cs="Noto Sans"/>
          <w:b/>
          <w:bCs/>
          <w:color w:val="2A2A2A"/>
          <w:sz w:val="20"/>
          <w:szCs w:val="20"/>
        </w:rPr>
        <w:t>three</w:t>
      </w:r>
      <w:r w:rsidRPr="00DD5289">
        <w:rPr>
          <w:rFonts w:asciiTheme="minorHAnsi" w:eastAsia="Times New Roman" w:hAnsiTheme="minorHAnsi" w:cs="Noto Sans"/>
          <w:b/>
          <w:bCs/>
          <w:color w:val="2A2A2A"/>
          <w:sz w:val="20"/>
          <w:szCs w:val="20"/>
        </w:rPr>
        <w:t xml:space="preserve"> (</w:t>
      </w:r>
      <w:r w:rsidR="00351613">
        <w:rPr>
          <w:rFonts w:asciiTheme="minorHAnsi" w:eastAsia="Times New Roman" w:hAnsiTheme="minorHAnsi" w:cs="Noto Sans"/>
          <w:b/>
          <w:bCs/>
          <w:color w:val="2A2A2A"/>
          <w:sz w:val="20"/>
          <w:szCs w:val="20"/>
        </w:rPr>
        <w:t>3</w:t>
      </w:r>
      <w:r w:rsidRPr="00DD5289">
        <w:rPr>
          <w:rFonts w:asciiTheme="minorHAnsi" w:eastAsia="Times New Roman" w:hAnsiTheme="minorHAnsi" w:cs="Noto Sans"/>
          <w:b/>
          <w:bCs/>
          <w:color w:val="2A2A2A"/>
          <w:sz w:val="20"/>
          <w:szCs w:val="20"/>
        </w:rPr>
        <w:t>) year</w:t>
      </w:r>
      <w:r w:rsidR="00351613">
        <w:rPr>
          <w:rFonts w:asciiTheme="minorHAnsi" w:eastAsia="Times New Roman" w:hAnsiTheme="minorHAnsi" w:cs="Noto Sans"/>
          <w:b/>
          <w:bCs/>
          <w:color w:val="2A2A2A"/>
          <w:sz w:val="20"/>
          <w:szCs w:val="20"/>
        </w:rPr>
        <w:t>s</w:t>
      </w: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.</w:t>
      </w:r>
    </w:p>
    <w:p w14:paraId="45FBD25B" w14:textId="77777777" w:rsidR="00C82197" w:rsidRPr="00DD5289" w:rsidRDefault="00C82197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</w:p>
    <w:p w14:paraId="7CD18F71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hAnsiTheme="minorHAnsi"/>
          <w:b/>
          <w:bCs/>
          <w:sz w:val="20"/>
        </w:rPr>
        <w:t>Extension</w:t>
      </w:r>
    </w:p>
    <w:p w14:paraId="0E78DC43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This MoU may be extended by mutual written agreement of both parties. Any extension must be agreed before the expiry date.</w:t>
      </w:r>
    </w:p>
    <w:p w14:paraId="4DA6B3B5" w14:textId="77777777" w:rsidR="00A90C4A" w:rsidRPr="00CC1546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</w:p>
    <w:p w14:paraId="0F48F788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hAnsiTheme="minorHAnsi"/>
          <w:b/>
          <w:bCs/>
          <w:sz w:val="20"/>
        </w:rPr>
        <w:t>Binding and Non-Binding Provisions</w:t>
      </w:r>
    </w:p>
    <w:p w14:paraId="7D4CC889" w14:textId="77777777" w:rsidR="00A90C4A" w:rsidRPr="00DD5289" w:rsidRDefault="00A90C4A" w:rsidP="00A90C4A">
      <w:pPr>
        <w:shd w:val="clear" w:color="auto" w:fill="FFFFFF"/>
        <w:spacing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Except as set forth below, this MoU is non-binding and is a statement of the parties' mutual intentions. Neither party is bound to proceed unless and until a definitive agreement is signed by both parties.</w:t>
      </w:r>
    </w:p>
    <w:p w14:paraId="05B62F74" w14:textId="77777777" w:rsidR="00A90C4A" w:rsidRPr="00DD5289" w:rsidRDefault="00A90C4A" w:rsidP="00A90C4A">
      <w:p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The following provisions are legally binding on both parties and survive termination or expiry of this MoU:</w:t>
      </w:r>
    </w:p>
    <w:p w14:paraId="77252724" w14:textId="7C80C9FB" w:rsidR="00A90C4A" w:rsidRPr="00DD5289" w:rsidRDefault="00A90C4A" w:rsidP="00A90C4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Governing Law and Jurisdiction (see below)</w:t>
      </w:r>
    </w:p>
    <w:p w14:paraId="675B820B" w14:textId="77777777" w:rsidR="00A90C4A" w:rsidRPr="00CC1546" w:rsidRDefault="00A90C4A" w:rsidP="00A90C4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DD5289">
        <w:rPr>
          <w:rFonts w:asciiTheme="minorHAnsi" w:eastAsia="Times New Roman" w:hAnsiTheme="minorHAnsi" w:cs="Noto Sans"/>
          <w:color w:val="2A2A2A"/>
          <w:sz w:val="20"/>
          <w:szCs w:val="20"/>
        </w:rPr>
        <w:t>This section (Binding and Non-Binding Provisions)</w:t>
      </w:r>
    </w:p>
    <w:p w14:paraId="6EC096CE" w14:textId="77777777" w:rsidR="00A90C4A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hAnsiTheme="minorHAnsi"/>
          <w:b/>
          <w:bCs/>
          <w:sz w:val="20"/>
        </w:rPr>
        <w:t>Governing Law and Jurisdiction</w:t>
      </w:r>
    </w:p>
    <w:p w14:paraId="3E1C4173" w14:textId="77777777" w:rsidR="00351613" w:rsidRDefault="00351613" w:rsidP="00351613">
      <w:pPr>
        <w:tabs>
          <w:tab w:val="left" w:pos="1877"/>
        </w:tabs>
        <w:spacing w:before="11" w:line="264" w:lineRule="auto"/>
        <w:ind w:right="19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This MoU is governed by the laws of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Ontario, Canada. </w:t>
      </w: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Any dispute arising from this MoU will be resolved in the courts of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Ontario, Canada.</w:t>
      </w:r>
    </w:p>
    <w:p w14:paraId="5D07B384" w14:textId="77777777" w:rsidR="00351613" w:rsidRPr="00CC1546" w:rsidRDefault="00351613" w:rsidP="00351613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  <w:r>
        <w:rPr>
          <w:rFonts w:asciiTheme="minorHAnsi" w:eastAsia="Times New Roman" w:hAnsiTheme="minorHAnsi" w:cs="Noto Sans"/>
          <w:color w:val="2A2A2A"/>
          <w:sz w:val="20"/>
          <w:szCs w:val="20"/>
        </w:rPr>
        <w:t>This section is legally binding.</w:t>
      </w:r>
    </w:p>
    <w:p w14:paraId="4782611E" w14:textId="77777777" w:rsidR="00A90C4A" w:rsidRPr="00CC1546" w:rsidRDefault="00A90C4A" w:rsidP="00A90C4A">
      <w:pPr>
        <w:tabs>
          <w:tab w:val="left" w:pos="1877"/>
        </w:tabs>
        <w:spacing w:before="11" w:line="264" w:lineRule="auto"/>
        <w:ind w:right="19"/>
        <w:rPr>
          <w:rFonts w:asciiTheme="minorHAnsi" w:hAnsiTheme="minorHAnsi"/>
          <w:b/>
          <w:bCs/>
          <w:sz w:val="20"/>
        </w:rPr>
      </w:pPr>
    </w:p>
    <w:p w14:paraId="6FD48B2C" w14:textId="77777777" w:rsidR="00A90C4A" w:rsidRDefault="00A90C4A" w:rsidP="00A90C4A">
      <w:pPr>
        <w:rPr>
          <w:rFonts w:ascii="Cambria" w:eastAsia="Cambria" w:hAnsi="Cambria" w:cs="Cambria"/>
          <w:b/>
          <w:bCs/>
          <w:sz w:val="20"/>
          <w:szCs w:val="20"/>
        </w:rPr>
      </w:pPr>
      <w:r w:rsidRPr="00CC1546">
        <w:rPr>
          <w:rFonts w:ascii="Cambria" w:eastAsia="Cambria" w:hAnsi="Cambria" w:cs="Cambria"/>
          <w:b/>
          <w:bCs/>
          <w:sz w:val="20"/>
          <w:szCs w:val="20"/>
        </w:rPr>
        <w:t>Path to Binding Contract</w:t>
      </w:r>
    </w:p>
    <w:p w14:paraId="47EBF791" w14:textId="77777777" w:rsidR="00A90C4A" w:rsidRPr="00CC1546" w:rsidRDefault="00A90C4A" w:rsidP="00A90C4A">
      <w:pPr>
        <w:rPr>
          <w:rFonts w:ascii="Cambria" w:eastAsia="Cambria" w:hAnsi="Cambria" w:cs="Cambria"/>
          <w:b/>
          <w:bCs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Both parties agree to act in good faith in negotiating a binding contract based on this MoU within </w:t>
      </w:r>
      <w:r>
        <w:rPr>
          <w:rFonts w:asciiTheme="minorHAnsi" w:eastAsia="Times New Roman" w:hAnsiTheme="minorHAnsi" w:cs="Noto Sans"/>
          <w:b/>
          <w:bCs/>
          <w:color w:val="2A2A2A"/>
          <w:sz w:val="20"/>
          <w:szCs w:val="20"/>
        </w:rPr>
        <w:t xml:space="preserve">1 month </w:t>
      </w: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of signing. The binding contract will address the full legal terms not covered here, including:</w:t>
      </w:r>
    </w:p>
    <w:p w14:paraId="428554C3" w14:textId="77777777" w:rsidR="00A90C4A" w:rsidRPr="00CC1546" w:rsidRDefault="00A90C4A" w:rsidP="00A90C4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Warranties and disclaimers</w:t>
      </w:r>
    </w:p>
    <w:p w14:paraId="10118393" w14:textId="77777777" w:rsidR="00A90C4A" w:rsidRPr="00CC1546" w:rsidRDefault="00A90C4A" w:rsidP="00A90C4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Liability and indemnification</w:t>
      </w:r>
    </w:p>
    <w:p w14:paraId="0AF163DD" w14:textId="77777777" w:rsidR="00A90C4A" w:rsidRPr="00CC1546" w:rsidRDefault="00A90C4A" w:rsidP="00A90C4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Taxes</w:t>
      </w:r>
    </w:p>
    <w:p w14:paraId="6990D75F" w14:textId="77777777" w:rsidR="00A90C4A" w:rsidRPr="00CC1546" w:rsidRDefault="00A90C4A" w:rsidP="00A90C4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Late payment and remedies</w:t>
      </w:r>
    </w:p>
    <w:p w14:paraId="74A3394A" w14:textId="77777777" w:rsidR="00A90C4A" w:rsidRPr="00CC1546" w:rsidRDefault="00A90C4A" w:rsidP="00A90C4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Force majeure</w:t>
      </w:r>
    </w:p>
    <w:p w14:paraId="34D9CDA9" w14:textId="77777777" w:rsidR="00A90C4A" w:rsidRDefault="00A90C4A" w:rsidP="00A90C4A">
      <w:pPr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Next Steps</w:t>
      </w:r>
    </w:p>
    <w:p w14:paraId="10327169" w14:textId="40DEDF16" w:rsidR="00A90C4A" w:rsidRDefault="00A90C4A" w:rsidP="00A90C4A">
      <w:pPr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On signing of this MoU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, </w:t>
      </w:r>
      <w:proofErr w:type="spellStart"/>
      <w:r>
        <w:rPr>
          <w:rFonts w:asciiTheme="minorHAnsi" w:eastAsia="Times New Roman" w:hAnsiTheme="minorHAnsi" w:cs="Noto Sans"/>
          <w:color w:val="2A2A2A"/>
          <w:sz w:val="20"/>
          <w:szCs w:val="20"/>
        </w:rPr>
        <w:t>PolarGrid</w:t>
      </w:r>
      <w:proofErr w:type="spellEnd"/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will</w:t>
      </w: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commence </w:t>
      </w:r>
      <w:r>
        <w:rPr>
          <w:rFonts w:asciiTheme="minorHAnsi" w:eastAsia="Times New Roman" w:hAnsiTheme="minorHAnsi" w:cs="Noto Sans"/>
          <w:color w:val="2A2A2A"/>
          <w:sz w:val="20"/>
          <w:szCs w:val="20"/>
        </w:rPr>
        <w:t>drafting</w:t>
      </w: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 xml:space="preserve"> of the binding contract.</w:t>
      </w:r>
    </w:p>
    <w:p w14:paraId="6D2E39D6" w14:textId="77777777" w:rsidR="00A90C4A" w:rsidRPr="00CC1546" w:rsidRDefault="00A90C4A" w:rsidP="00A90C4A">
      <w:pPr>
        <w:rPr>
          <w:rFonts w:ascii="Cambria" w:eastAsia="Cambria" w:hAnsi="Cambria" w:cs="Cambria"/>
          <w:b/>
          <w:sz w:val="20"/>
          <w:szCs w:val="20"/>
        </w:rPr>
      </w:pPr>
    </w:p>
    <w:p w14:paraId="7A358A67" w14:textId="77777777" w:rsidR="00A90C4A" w:rsidRDefault="00A90C4A" w:rsidP="00A90C4A">
      <w:pPr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Termination</w:t>
      </w:r>
    </w:p>
    <w:p w14:paraId="730B99A3" w14:textId="77777777" w:rsidR="00A90C4A" w:rsidRPr="00CC1546" w:rsidRDefault="00A90C4A" w:rsidP="00A90C4A">
      <w:pPr>
        <w:rPr>
          <w:rFonts w:ascii="Cambria" w:eastAsia="Cambria" w:hAnsi="Cambria" w:cs="Cambria"/>
          <w:b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lastRenderedPageBreak/>
        <w:t>Either party may terminate this MoU by giving written notice to the other party.</w:t>
      </w:r>
    </w:p>
    <w:p w14:paraId="10A2283D" w14:textId="66AB049C" w:rsidR="009B5343" w:rsidRDefault="00A90C4A" w:rsidP="00A90C4A">
      <w:p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  <w:r w:rsidRPr="00CC1546">
        <w:rPr>
          <w:rFonts w:asciiTheme="minorHAnsi" w:eastAsia="Times New Roman" w:hAnsiTheme="minorHAnsi" w:cs="Noto Sans"/>
          <w:color w:val="2A2A2A"/>
          <w:sz w:val="20"/>
          <w:szCs w:val="20"/>
        </w:rPr>
        <w:t>The governing law provisions continue to apply after termination.</w:t>
      </w:r>
    </w:p>
    <w:p w14:paraId="4067BB44" w14:textId="77777777" w:rsidR="003D75A6" w:rsidRPr="00CC1546" w:rsidRDefault="003D75A6" w:rsidP="00A90C4A">
      <w:pPr>
        <w:shd w:val="clear" w:color="auto" w:fill="FFFFFF"/>
        <w:spacing w:before="100" w:beforeAutospacing="1" w:after="100" w:afterAutospacing="1" w:line="240" w:lineRule="auto"/>
        <w:rPr>
          <w:rFonts w:asciiTheme="minorHAnsi" w:eastAsia="Times New Roman" w:hAnsiTheme="minorHAnsi" w:cs="Noto Sans"/>
          <w:color w:val="2A2A2A"/>
          <w:sz w:val="20"/>
          <w:szCs w:val="20"/>
        </w:rPr>
      </w:pPr>
    </w:p>
    <w:p w14:paraId="2DE08F5A" w14:textId="57D5622F" w:rsidR="007C3A1E" w:rsidRDefault="00A90C4A" w:rsidP="00A90C4A">
      <w:pPr>
        <w:autoSpaceDE w:val="0"/>
        <w:autoSpaceDN w:val="0"/>
        <w:adjustRightInd w:val="0"/>
        <w:jc w:val="both"/>
        <w:rPr>
          <w:rFonts w:asciiTheme="minorHAnsi" w:hAnsiTheme="minorHAnsi" w:cs="TimesNewRomanPSMT"/>
          <w:sz w:val="20"/>
          <w:szCs w:val="20"/>
        </w:rPr>
      </w:pPr>
      <w:r w:rsidRPr="00802288">
        <w:rPr>
          <w:rFonts w:asciiTheme="minorHAnsi" w:hAnsiTheme="minorHAnsi" w:cs="TimesNewRomanPS-BoldMT"/>
          <w:b/>
          <w:bCs/>
          <w:sz w:val="20"/>
          <w:szCs w:val="20"/>
        </w:rPr>
        <w:t>IN WITNESS WHEREOF</w:t>
      </w:r>
      <w:r w:rsidRPr="00802288">
        <w:rPr>
          <w:rFonts w:asciiTheme="minorHAnsi" w:hAnsiTheme="minorHAnsi" w:cs="TimesNewRomanPSMT"/>
          <w:sz w:val="20"/>
          <w:szCs w:val="20"/>
        </w:rPr>
        <w:t>, the undersigned have caused this Agreement to be duly executed and delivered.</w:t>
      </w:r>
    </w:p>
    <w:p w14:paraId="533D98E1" w14:textId="77777777" w:rsidR="00A90C4A" w:rsidRDefault="00A90C4A" w:rsidP="00A90C4A">
      <w:pPr>
        <w:autoSpaceDE w:val="0"/>
        <w:autoSpaceDN w:val="0"/>
        <w:adjustRightInd w:val="0"/>
        <w:jc w:val="both"/>
        <w:rPr>
          <w:rFonts w:asciiTheme="majorHAnsi" w:hAnsiTheme="majorHAnsi" w:cs="TimesNewRomanPSMT"/>
        </w:rPr>
      </w:pPr>
    </w:p>
    <w:p w14:paraId="4EFD2034" w14:textId="77777777" w:rsidR="009B5343" w:rsidRDefault="009B5343" w:rsidP="00A90C4A">
      <w:pPr>
        <w:autoSpaceDE w:val="0"/>
        <w:autoSpaceDN w:val="0"/>
        <w:adjustRightInd w:val="0"/>
        <w:jc w:val="both"/>
        <w:rPr>
          <w:rFonts w:asciiTheme="majorHAnsi" w:hAnsiTheme="majorHAnsi" w:cs="TimesNewRomanPSMT"/>
        </w:rPr>
      </w:pPr>
    </w:p>
    <w:p w14:paraId="4AC5846B" w14:textId="77777777" w:rsidR="009B5343" w:rsidRPr="00C05358" w:rsidRDefault="009B5343" w:rsidP="00A90C4A">
      <w:pPr>
        <w:autoSpaceDE w:val="0"/>
        <w:autoSpaceDN w:val="0"/>
        <w:adjustRightInd w:val="0"/>
        <w:jc w:val="both"/>
        <w:rPr>
          <w:rFonts w:asciiTheme="majorHAnsi" w:hAnsiTheme="majorHAnsi" w:cs="TimesNewRomanPSMT"/>
        </w:rPr>
      </w:pPr>
    </w:p>
    <w:p w14:paraId="7D1ED078" w14:textId="77777777" w:rsidR="00A90C4A" w:rsidRPr="00C05358" w:rsidRDefault="00A90C4A" w:rsidP="00A90C4A">
      <w:pPr>
        <w:rPr>
          <w:rFonts w:ascii="Cambria" w:eastAsia="Cambria" w:hAnsi="Cambria" w:cs="Cambria"/>
          <w:sz w:val="20"/>
          <w:szCs w:val="20"/>
        </w:rPr>
      </w:pPr>
      <w:r w:rsidRPr="00C05358">
        <w:rPr>
          <w:rFonts w:ascii="Cambria" w:eastAsia="Cambria" w:hAnsi="Cambria" w:cs="Cambria"/>
          <w:sz w:val="20"/>
          <w:szCs w:val="20"/>
        </w:rPr>
        <w:t>______________________________</w:t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  <w:t>______________________________</w:t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</w:p>
    <w:p w14:paraId="2230788B" w14:textId="264FAA71" w:rsidR="00A90C4A" w:rsidRPr="00C05358" w:rsidRDefault="00A90C4A" w:rsidP="00A90C4A">
      <w:pPr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Henry Chen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del w:id="25" w:author="Spec Alignment (Ace Studio)" w:date="2026-07-01T12:00:00Z">
        <w:r>
          <w:rPr>
            <w:rFonts w:ascii="Cambria" w:eastAsia="Cambria" w:hAnsi="Cambria" w:cs="Cambria"/>
            <w:sz w:val="20"/>
            <w:szCs w:val="20"/>
          </w:rPr>
          <w:delText>[NAME]</w:delText>
        </w:r>
      </w:del>
      <w:r>
        <w:rPr>
          <w:rFonts w:ascii="Cambria" w:eastAsia="Cambria" w:hAnsi="Cambria" w:cs="Cambria"/>
          <w:sz w:val="20"/>
          <w:szCs w:val="20"/>
        </w:rPr>
        <w:t>Joe Guo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</w:p>
    <w:p w14:paraId="388D2405" w14:textId="77777777" w:rsidR="00A90C4A" w:rsidRPr="00C05358" w:rsidRDefault="00A90C4A" w:rsidP="00A90C4A">
      <w:pPr>
        <w:rPr>
          <w:rFonts w:ascii="Cambria" w:eastAsia="Cambria" w:hAnsi="Cambria" w:cs="Cambria"/>
          <w:sz w:val="20"/>
          <w:szCs w:val="20"/>
        </w:rPr>
      </w:pPr>
      <w:r w:rsidRPr="00C05358">
        <w:rPr>
          <w:rFonts w:ascii="Cambria" w:eastAsia="Cambria" w:hAnsi="Cambria" w:cs="Cambria"/>
          <w:sz w:val="20"/>
          <w:szCs w:val="20"/>
        </w:rPr>
        <w:t xml:space="preserve">Chief </w:t>
      </w:r>
      <w:r>
        <w:rPr>
          <w:rFonts w:ascii="Cambria" w:eastAsia="Cambria" w:hAnsi="Cambria" w:cs="Cambria"/>
          <w:sz w:val="20"/>
          <w:szCs w:val="20"/>
        </w:rPr>
        <w:t>Operating</w:t>
      </w:r>
      <w:r w:rsidRPr="00C05358">
        <w:rPr>
          <w:rFonts w:ascii="Cambria" w:eastAsia="Cambria" w:hAnsi="Cambria" w:cs="Cambria"/>
          <w:sz w:val="20"/>
          <w:szCs w:val="20"/>
        </w:rPr>
        <w:t xml:space="preserve"> Officer</w:t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  <w:r w:rsidRPr="00C05358"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>Chief Executive Officer</w:t>
      </w:r>
    </w:p>
    <w:p w14:paraId="19AB9E26" w14:textId="00C2B6C8" w:rsidR="00A90C4A" w:rsidRPr="00C05358" w:rsidRDefault="00A90C4A" w:rsidP="00A90C4A">
      <w:pPr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PolarGrid </w:t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r>
        <w:rPr>
          <w:rFonts w:ascii="Cambria" w:eastAsia="Cambria" w:hAnsi="Cambria" w:cs="Cambria"/>
          <w:sz w:val="20"/>
          <w:szCs w:val="20"/>
        </w:rPr>
        <w:tab/>
      </w:r>
      <w:del w:id="26" w:author="Spec Alignment (Ace Studio)" w:date="2026-07-01T12:00:00Z">
        <w:r>
          <w:rPr>
            <w:rFonts w:ascii="Cambria" w:eastAsia="Cambria" w:hAnsi="Cambria" w:cs="Cambria"/>
            <w:sz w:val="20"/>
            <w:szCs w:val="20"/>
          </w:rPr>
          <w:delText>[Company]</w:delText>
        </w:r>
      </w:del>
      <w:r>
        <w:rPr>
          <w:rFonts w:ascii="Cambria" w:eastAsia="Cambria" w:hAnsi="Cambria" w:cs="Cambria"/>
          <w:sz w:val="20"/>
          <w:szCs w:val="20"/>
        </w:rPr>
        <w:t>Ace Studio</w:t>
      </w:r>
    </w:p>
    <w:p w14:paraId="3160BB28" w14:textId="0875276B" w:rsidR="003910CE" w:rsidRPr="00802288" w:rsidRDefault="00A90C4A" w:rsidP="00802288">
      <w:hyperlink r:id="rId7" w:history="1">
        <w:r w:rsidRPr="00E85818">
          <w:rPr>
            <w:rStyle w:val="Hyperlink"/>
            <w:rFonts w:ascii="Cambria" w:eastAsia="Cambria" w:hAnsi="Cambria" w:cs="Cambria"/>
            <w:sz w:val="20"/>
            <w:szCs w:val="20"/>
          </w:rPr>
          <w:t>henry@polargrid.ai</w:t>
        </w:r>
      </w:hyperlink>
      <w:r w:rsidRPr="00C05358">
        <w:tab/>
      </w:r>
      <w:r w:rsidRPr="00C05358">
        <w:tab/>
      </w:r>
      <w:r w:rsidRPr="00C05358">
        <w:tab/>
      </w:r>
      <w:r w:rsidRPr="00C05358">
        <w:tab/>
      </w:r>
      <w:r w:rsidRPr="00C05358">
        <w:tab/>
      </w:r>
      <w:r w:rsidR="00351613">
        <w:rPr>
          <w:rFonts w:asciiTheme="minorHAnsi" w:hAnsiTheme="minorHAnsi"/>
          <w:sz w:val="20"/>
          <w:szCs w:val="20"/>
        </w:rPr>
        <w:t>[Insert Email]</w:t>
      </w:r>
    </w:p>
    <w:sectPr w:rsidR="003910CE" w:rsidRPr="00802288">
      <w:headerReference w:type="default" r:id="rId8"/>
      <w:footerReference w:type="default" r:id="rId9"/>
      <w:pgSz w:w="12240" w:h="15840"/>
      <w:pgMar w:top="162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57F5F" w14:textId="77777777" w:rsidR="00DC763A" w:rsidRDefault="00DC763A">
      <w:pPr>
        <w:spacing w:line="240" w:lineRule="auto"/>
      </w:pPr>
      <w:r>
        <w:separator/>
      </w:r>
    </w:p>
  </w:endnote>
  <w:endnote w:type="continuationSeparator" w:id="0">
    <w:p w14:paraId="2EE3C002" w14:textId="77777777" w:rsidR="00DC763A" w:rsidRDefault="00DC76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2B31526-66E8-5945-8BDB-0F23792A7C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8749E6A-C5B3-0141-BD5E-3F9628297FC9}"/>
    <w:embedBold r:id="rId3" w:fontKey="{AE5D81BB-12D9-124B-863B-7E381A7A86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6291D27D-469A-1E40-84BB-B234ACAAE668}"/>
    <w:embedBold r:id="rId5" w:fontKey="{39CE198B-45CB-6242-A2DD-B41908B57E06}"/>
    <w:embedItalic r:id="rId6" w:fontKey="{7B01903D-AF56-564C-A845-6EDCB225D0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0389026-4855-D648-AD63-B5F75B13EEE5}"/>
    <w:embedBold r:id="rId8" w:fontKey="{C4018C49-B210-E949-B5AC-715000547996}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9" w:fontKey="{55C4CFBA-D3EF-AC4A-A536-6CDE098F1D43}"/>
    <w:embedBold r:id="rId10" w:fontKey="{C334D93A-E457-B245-90F2-ADDF28DD28C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1" w:fontKey="{480885A6-169A-B94E-B3A0-45D39C8D0E74}"/>
  </w:font>
  <w:font w:name="TimesNewRomanPS-BoldMT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3E2AB1B8-668F-F649-A9F8-BBE99252CA0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93D09" w14:textId="77777777" w:rsidR="003910CE" w:rsidRDefault="00961F0B">
    <w:r>
      <w:rPr>
        <w:noProof/>
      </w:rPr>
      <w:drawing>
        <wp:anchor distT="0" distB="0" distL="0" distR="0" simplePos="0" relativeHeight="251659264" behindDoc="1" locked="0" layoutInCell="1" hidden="0" allowOverlap="1" wp14:anchorId="1156FFBA" wp14:editId="519D2CE8">
          <wp:simplePos x="0" y="0"/>
          <wp:positionH relativeFrom="column">
            <wp:posOffset>-2209799</wp:posOffset>
          </wp:positionH>
          <wp:positionV relativeFrom="paragraph">
            <wp:posOffset>0</wp:posOffset>
          </wp:positionV>
          <wp:extent cx="8153400" cy="3830869"/>
          <wp:effectExtent l="0" t="0" r="0" b="0"/>
          <wp:wrapNone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494" t="91494" r="493" b="-24746"/>
                  <a:stretch>
                    <a:fillRect/>
                  </a:stretch>
                </pic:blipFill>
                <pic:spPr>
                  <a:xfrm>
                    <a:off x="0" y="0"/>
                    <a:ext cx="8153400" cy="38308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15D09A2E" wp14:editId="7EB790DA">
          <wp:simplePos x="0" y="0"/>
          <wp:positionH relativeFrom="column">
            <wp:posOffset>-1642744</wp:posOffset>
          </wp:positionH>
          <wp:positionV relativeFrom="paragraph">
            <wp:posOffset>0</wp:posOffset>
          </wp:positionV>
          <wp:extent cx="7586345" cy="3565639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494" t="91494" r="493" b="-24746"/>
                  <a:stretch>
                    <a:fillRect/>
                  </a:stretch>
                </pic:blipFill>
                <pic:spPr>
                  <a:xfrm>
                    <a:off x="0" y="0"/>
                    <a:ext cx="7586345" cy="3565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hidden="0" allowOverlap="1" wp14:anchorId="633CF999" wp14:editId="35404CE8">
          <wp:simplePos x="0" y="0"/>
          <wp:positionH relativeFrom="column">
            <wp:posOffset>-985837</wp:posOffset>
          </wp:positionH>
          <wp:positionV relativeFrom="paragraph">
            <wp:posOffset>-729661</wp:posOffset>
          </wp:positionV>
          <wp:extent cx="7910513" cy="3717456"/>
          <wp:effectExtent l="0" t="0" r="0" b="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494" t="91494" r="493" b="-24746"/>
                  <a:stretch>
                    <a:fillRect/>
                  </a:stretch>
                </pic:blipFill>
                <pic:spPr>
                  <a:xfrm>
                    <a:off x="0" y="0"/>
                    <a:ext cx="7910513" cy="37174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F9AE1" w14:textId="77777777" w:rsidR="00DC763A" w:rsidRDefault="00DC763A">
      <w:pPr>
        <w:spacing w:line="240" w:lineRule="auto"/>
      </w:pPr>
      <w:r>
        <w:separator/>
      </w:r>
    </w:p>
  </w:footnote>
  <w:footnote w:type="continuationSeparator" w:id="0">
    <w:p w14:paraId="1948B6A0" w14:textId="77777777" w:rsidR="00DC763A" w:rsidRDefault="00DC76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EC7B3" w14:textId="77777777" w:rsidR="003910CE" w:rsidRDefault="00961F0B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51BA238" wp14:editId="7A43677E">
          <wp:simplePos x="0" y="0"/>
          <wp:positionH relativeFrom="column">
            <wp:posOffset>-914400</wp:posOffset>
          </wp:positionH>
          <wp:positionV relativeFrom="paragraph">
            <wp:posOffset>-342900</wp:posOffset>
          </wp:positionV>
          <wp:extent cx="7772400" cy="23876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466" t="8824" r="2466" b="-8824"/>
                  <a:stretch>
                    <a:fillRect/>
                  </a:stretch>
                </pic:blipFill>
                <pic:spPr>
                  <a:xfrm>
                    <a:off x="0" y="0"/>
                    <a:ext cx="7772400" cy="2387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1C18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186D349B"/>
    <w:multiLevelType w:val="multilevel"/>
    <w:tmpl w:val="C0C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0E4481"/>
    <w:multiLevelType w:val="multilevel"/>
    <w:tmpl w:val="7838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20ADE"/>
    <w:multiLevelType w:val="multilevel"/>
    <w:tmpl w:val="1AB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9A7853"/>
    <w:multiLevelType w:val="multilevel"/>
    <w:tmpl w:val="A290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113281"/>
    <w:multiLevelType w:val="multilevel"/>
    <w:tmpl w:val="7838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60130F"/>
    <w:multiLevelType w:val="multilevel"/>
    <w:tmpl w:val="E294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A46F0F"/>
    <w:multiLevelType w:val="multilevel"/>
    <w:tmpl w:val="E294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79024C"/>
    <w:multiLevelType w:val="multilevel"/>
    <w:tmpl w:val="A290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407511">
    <w:abstractNumId w:val="4"/>
  </w:num>
  <w:num w:numId="2" w16cid:durableId="2037537783">
    <w:abstractNumId w:val="2"/>
  </w:num>
  <w:num w:numId="3" w16cid:durableId="1501191674">
    <w:abstractNumId w:val="7"/>
  </w:num>
  <w:num w:numId="4" w16cid:durableId="967390545">
    <w:abstractNumId w:val="3"/>
  </w:num>
  <w:num w:numId="5" w16cid:durableId="1829400925">
    <w:abstractNumId w:val="1"/>
  </w:num>
  <w:num w:numId="6" w16cid:durableId="1565722482">
    <w:abstractNumId w:val="8"/>
  </w:num>
  <w:num w:numId="7" w16cid:durableId="1098866201">
    <w:abstractNumId w:val="5"/>
  </w:num>
  <w:num w:numId="8" w16cid:durableId="2099983349">
    <w:abstractNumId w:val="0"/>
  </w:num>
  <w:num w:numId="9" w16cid:durableId="1621648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0CE"/>
    <w:rsid w:val="00012E75"/>
    <w:rsid w:val="00025826"/>
    <w:rsid w:val="00056B66"/>
    <w:rsid w:val="000C50D4"/>
    <w:rsid w:val="001C11D2"/>
    <w:rsid w:val="00250088"/>
    <w:rsid w:val="00260349"/>
    <w:rsid w:val="00316E49"/>
    <w:rsid w:val="00351613"/>
    <w:rsid w:val="003910CE"/>
    <w:rsid w:val="003A5AF5"/>
    <w:rsid w:val="003D75A6"/>
    <w:rsid w:val="0042765E"/>
    <w:rsid w:val="00450049"/>
    <w:rsid w:val="004B7B11"/>
    <w:rsid w:val="004D7ADB"/>
    <w:rsid w:val="005B08B2"/>
    <w:rsid w:val="007C3A1E"/>
    <w:rsid w:val="00802288"/>
    <w:rsid w:val="0081296D"/>
    <w:rsid w:val="00943666"/>
    <w:rsid w:val="00961F0B"/>
    <w:rsid w:val="009B135F"/>
    <w:rsid w:val="009B5343"/>
    <w:rsid w:val="00A37B29"/>
    <w:rsid w:val="00A75BB9"/>
    <w:rsid w:val="00A90C4A"/>
    <w:rsid w:val="00AC26D9"/>
    <w:rsid w:val="00AE76A6"/>
    <w:rsid w:val="00BA5AD6"/>
    <w:rsid w:val="00BD1C65"/>
    <w:rsid w:val="00C82197"/>
    <w:rsid w:val="00D62AC1"/>
    <w:rsid w:val="00D66316"/>
    <w:rsid w:val="00DC763A"/>
    <w:rsid w:val="00DD4CD8"/>
    <w:rsid w:val="00DF4659"/>
    <w:rsid w:val="00E217A5"/>
    <w:rsid w:val="00E322B0"/>
    <w:rsid w:val="00EC3A71"/>
    <w:rsid w:val="00ED6650"/>
    <w:rsid w:val="00EE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B99F"/>
  <w15:docId w15:val="{8AD662CB-C995-3F4E-B4B2-BFDB9EC8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/>
    <w:rsid w:val="00A90C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C4A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7C3A1E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C3A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A1E"/>
  </w:style>
  <w:style w:type="paragraph" w:styleId="Footer">
    <w:name w:val="footer"/>
    <w:basedOn w:val="Normal"/>
    <w:link w:val="FooterChar"/>
    <w:uiPriority w:val="99"/>
    <w:unhideWhenUsed/>
    <w:rsid w:val="007C3A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A1E"/>
  </w:style>
  <w:style w:type="paragraph" w:styleId="FootnoteText">
    <w:name w:val="footnote text"/>
    <w:basedOn w:val="Normal"/>
    <w:link w:val="FootnoteTextChar"/>
    <w:uiPriority w:val="99"/>
    <w:semiHidden/>
    <w:unhideWhenUsed/>
    <w:rsid w:val="0026034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034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03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nry@polargrid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 C</cp:lastModifiedBy>
  <cp:revision>6</cp:revision>
  <dcterms:created xsi:type="dcterms:W3CDTF">2026-06-25T19:06:00Z</dcterms:created>
  <dcterms:modified xsi:type="dcterms:W3CDTF">2026-07-01T12:45:00Z</dcterms:modified>
</cp:coreProperties>
</file>